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Ceci est un document de test fictif pour vérifier le pipeline d'anonymisation.</w:t>
      </w:r>
    </w:p>
    <w:p>
      <w:r>
        <w:t>Le patient se nomme Isabelle FONTAINE, né le 03/11/1980, joignable au 06 11 22 33 44.</w:t>
      </w:r>
    </w:p>
    <w:p>
      <w:r>
        <w:t>Fin du corps du document de test.</w:t>
      </w:r>
      <w:commentRangeStart w:id="0"/>
      <w:r>
        <w:t xml:space="preserve"> [ancre commentaire]</w:t>
      </w:r>
      <w:commentRangeEnd w:id="0"/>
      <w:r>
        <w:rPr>
          <w:rStyle w:val="CommentReference"/>
        </w:rPr>
        <w:commentReference w:id="0"/>
      </w:r>
    </w:p>
    <w:p>
      <w:r>
        <w:t xml:space="preserve">Renvoi vers note : </w:t>
      </w:r>
      <w:r>
        <w:rPr>
          <w:rStyle w:val="FootnoteReference"/>
        </w:rPr>
        <w:footnoteReference w:id="1"/>
      </w:r>
      <w:r>
        <w:rPr>
          <w:rStyle w:val="EndnoteReference"/>
        </w:rPr>
        <w:endnoteReference w:id="1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  <w:p>
      <w:hyperlink r:id="rId11">
        <w:r>
          <w:t>Contacter Olivier ROUSSEAU</w:t>
        </w:r>
      </w:hyperlink>
    </w:p>
    <w:p>
      <w:del w:id="900" w:author="testeur" w:date="2024-01-01T00:00:00Z">
        <w:r>
          <w:delText>Nom supprimé en mode suivi : Frederic LAMBERT, né le 22/02/1990</w:delText>
        </w:r>
      </w:del>
    </w:p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lecteur Test" w:initials="" w:date="2026-09-10T07:50:05Z">
    <w:p>
      <w:pPr>
        <w:pStyle w:val="CommentText"/>
      </w:pPr>
      <w:r>
        <w:rPr>
          <w:rStyle w:val="CommentReference"/>
        </w:rPr>
        <w:annotationRef/>
      </w:r>
      <w:r>
        <w:t>Voir dossier de Camille GIRARD pour comparaison</w:t>
      </w:r>
    </w:p>
  </w:comment>
</w:comments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t>Note de fin : Valerie ANDRE, tel 07 55 44 33 22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Contact urgence : Sylvie MERCIER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Note de bas de page : Antoine BOUCHER, dossier F778899123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Confidentiel - suivi par Gregoire VASSEUR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olivier.rousseau@example-fictif.test" TargetMode="External"/><Relationship Id="rId12" Type="http://schemas.openxmlformats.org/officeDocument/2006/relationships/comments" Target="comments.xml"/><Relationship Id="rIdFootnotesFixture" Type="http://schemas.openxmlformats.org/officeDocument/2006/relationships/footnotes" Target="footnotes.xml"/><Relationship Id="rIdEndnotesFixture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Dossier confidentiel Julie MOREL</dc:subject>
  <dc:creator>Nicolas PETIT</dc:creator>
  <cp:keywords/>
  <dc:description>Revu par Nicolas PETIT le 2024-01-01</dc:description>
  <cp:lastModifiedBy>Nicolas PETIT</cp:lastModifiedBy>
  <cp:revision>1</cp:revision>
  <dcterms:created xsi:type="dcterms:W3CDTF">2013-12-23T23:15:00Z</dcterms:created>
  <dcterms:modified xsi:type="dcterms:W3CDTF">2013-12-23T23:15:00Z</dcterms:modified>
  <cp:category/>
</cp:coreProperties>
</file>